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Title"/>
      </w:pPr>
      <w:r>
        <w:t xml:space="preserve">Brief : formation sécurité incendie</w:t>
      </w:r>
    </w:p>
    <w:p>
      <w:pPr>
        <w:pStyle w:val="Heading1"/>
      </w:pPr>
      <w:r>
        <w:t xml:space="preserve">Contexte</w:t>
      </w:r>
    </w:p>
    <w:p>
      <w:pPr/>
      <w:r>
        <w:t xml:space="preserve">Le client forme </w:t>
      </w:r>
      <w:commentRangeStart w:id="0"/>
      <w:r>
        <w:t xml:space="preserve">300 collaborateurs</w:t>
      </w:r>
      <w:commentRangeEnd w:id="0"/>
      <w:r>
        <w:commentReference w:id="0"/>
      </w:r>
      <w:r>
        <w:t xml:space="preserve"> répartis sur deux sites</w:t>
      </w:r>
      <w:ins w:id="10" w:author="Paul Martin" w:date="2026-10-02T09:00:00Z">
        <w:r>
          <w:t xml:space="preserve"> dès janvier 2027</w:t>
        </w:r>
      </w:ins>
      <w:r>
        <w:t xml:space="preserve">.</w:t>
      </w:r>
      <w:del w:id="11" w:author="Paul Martin" w:date="2026-10-02T09:01:00Z">
        <w:r>
          <w:delText xml:space="preserve"> Budget à confirmer.</w:delText>
        </w:r>
      </w:del>
    </w:p>
    <w:p>
      <w:pPr/>
      <w:r>
        <w:t xml:space="preserve">Voir la norme</w:t>
      </w:r>
      <w:r>
        <w:footnoteReference w:id="1"/>
      </w:r>
      <w:r>
        <w:t xml:space="preserve"> et le </w:t>
      </w:r>
      <w:hyperlink r:id="rIdLink">
        <w:r>
          <w:t xml:space="preserve">site du client</w:t>
        </w:r>
      </w:hyperlink>
      <w:r>
        <w:t xml:space="preserve">.</w:t>
      </w:r>
    </w:p>
    <w:p>
      <w:pPr>
        <w:pStyle w:val="Titre2"/>
      </w:pPr>
      <w:r>
        <w:t xml:space="preserve">Objectifs pédagogiques</w:t>
      </w:r>
    </w:p>
    <w:p>
      <w:pPr>
        <w:pStyle w:val="ListParagraph"/>
        <w:numPr>
          <w:ilvl w:val="0"/>
          <w:numId w:val="1"/>
        </w:numPr>
      </w:pPr>
      <w:r>
        <w:t xml:space="preserve">Reconnaître une alarme</w:t>
      </w:r>
    </w:p>
    <w:p>
      <w:pPr>
        <w:pStyle w:val="ListParagraph"/>
        <w:numPr>
          <w:ilvl w:val="1"/>
          <w:numId w:val="1"/>
        </w:numPr>
      </w:pPr>
      <w:r>
        <w:t xml:space="preserve">Distinguer les deux signaux sonores</w:t>
      </w:r>
    </w:p>
    <w:p>
      <w:pPr>
        <w:pStyle w:val="ListParagraph"/>
        <w:numPr>
          <w:ilvl w:val="0"/>
          <w:numId w:val="1"/>
        </w:numPr>
      </w:pPr>
      <w:r>
        <w:t xml:space="preserve">Évacuer par l’issue la plus proche</w:t>
      </w:r>
    </w:p>
    <w:p>
      <w:pPr>
        <w:pStyle w:val="Heading2"/>
      </w:pPr>
      <w:r>
        <w:t xml:space="preserve">Étapes</w:t>
      </w:r>
    </w:p>
    <w:p>
      <w:pPr>
        <w:numPr>
          <w:ilvl w:val="0"/>
          <w:numId w:val="2"/>
        </w:numPr>
      </w:pPr>
      <w:r>
        <w:t xml:space="preserve">Donner l’alerte</w:t>
      </w:r>
    </w:p>
    <w:p>
      <w:pPr>
        <w:numPr>
          <w:ilvl w:val="0"/>
          <w:numId w:val="2"/>
        </w:numPr>
      </w:pPr>
      <w:r>
        <w:t xml:space="preserve">Fermer les portes</w:t>
      </w:r>
    </w:p>
    <w:p>
      <w:pPr>
        <w:numPr>
          <w:ilvl w:val="0"/>
          <w:numId w:val="2"/>
        </w:numPr>
      </w:pPr>
      <w:r>
        <w:t xml:space="preserve">Rejoindre le point de rassemblement</w:t>
      </w:r>
    </w:p>
    <w:tbl>
      <w:tblPr/>
      <w:tblGrid>
        <w:gridCol/>
        <w:gridCol/>
        <w:gridCol/>
      </w:tblGrid>
      <w:tr>
        <w:tc>
          <w:tcPr/>
          <w:p>
            <w:pPr/>
            <w:r>
              <w:t xml:space="preserve">Public</w:t>
            </w:r>
          </w:p>
        </w:tc>
        <w:tc>
          <w:tcPr/>
          <w:p>
            <w:pPr/>
            <w:r>
              <w:t xml:space="preserve">Durée</w:t>
            </w:r>
          </w:p>
        </w:tc>
        <w:tc>
          <w:tcPr/>
          <w:p>
            <w:pPr/>
            <w:r>
              <w:t xml:space="preserve">Format</w:t>
            </w:r>
          </w:p>
        </w:tc>
      </w:tr>
      <w:tr>
        <w:tc>
          <w:tcPr/>
          <w:p>
            <w:pPr/>
            <w:r>
              <w:t xml:space="preserve">Agents | accueil</w:t>
            </w:r>
          </w:p>
        </w:tc>
        <w:tc>
          <w:tcPr/>
          <w:p>
            <w:pPr/>
            <w:r>
              <w:t xml:space="preserve">20 min</w:t>
            </w:r>
          </w:p>
        </w:tc>
        <w:tc>
          <w:tcPr>
            <w:vMerge w:val="restart"/>
          </w:tcPr>
          <w:p>
            <w:pPr/>
            <w:r>
              <w:t xml:space="preserve">E-learning</w:t>
            </w:r>
          </w:p>
        </w:tc>
      </w:tr>
      <w:tr>
        <w:tc>
          <w:tcPr/>
          <w:p>
            <w:pPr/>
            <w:r>
              <w:t xml:space="preserve">Encadrants</w:t>
            </w:r>
          </w:p>
        </w:tc>
        <w:tc>
          <w:tcPr/>
          <w:p>
            <w:pPr/>
            <w:r>
              <w:t xml:space="preserve">35 min</w:t>
            </w:r>
          </w:p>
        </w:tc>
        <w:tc>
          <w:tcPr>
            <w:vMerge/>
          </w:tcPr>
          <w:p>
            <w:pPr/>
            <w:r>
              <w:t xml:space="preserve"/>
            </w:r>
          </w:p>
        </w:tc>
      </w:tr>
    </w:tbl>
    <w:p>
      <w:pPr/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2</w:t>
      </w:r>
      <w:r>
        <w:fldChar w:fldCharType="end"/>
      </w:r>
      <w:r>
        <mc:AlternateContent>
          <mc:Choice Requires="wps">
            <w:drawing>
              <wp:anchor>
                <wp:docPr id="2" name="Zone de texte 2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/>
                            <w:r>
                              <w:t xml:space="preserve">Encadré : rappeler le numéro 18 sur chaque écran.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w:p>
                <w:pPr/>
                <w:r>
                  <w:t xml:space="preserve">Encadré : rappeler le numéro 18 sur chaque écran.</w:t>
                </w:r>
              </w:p>
            </w:pict>
          </mc:Fallback>
        </mc:AlternateContent>
      </w:r>
    </w:p>
    <w:p>
      <w:pPr/>
      <w:r>
        <w:drawing>
          <wp:inline>
            <wp:extent cx="952500" cy="952500"/>
            <wp:docPr id="1" name="Image 1" descr="Plan d'évacuation du bâtiment A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comment w:id="0" w:author="Marie Dupont" w:date="2026-10-01T10:00:00Z">
    <w:p w14:paraId="0A000001">
      <w:r>
        <w:t xml:space="preserve">Chiffre à vérifier avec les RH.</w:t>
      </w:r>
    </w:p>
  </w:comment>
  <w:comment w:id="1" w:author="Paul Martin" w:date="2026-10-02T11:00:00Z">
    <w:p w14:paraId="0A000002">
      <w:r>
        <w:t xml:space="preserve">Confirmé : 312 en tout.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15:commentEx w15:paraId="0A000001" w15:done="0"/>
  <w15:commentEx w15:paraId="0A000002" w15:paraIdParent="0A000001" w15:done="0"/>
</w15:commentsEx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/>
      <w:r>
        <w:t xml:space="preserve">Norme NF S 61-938.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</w:style>
  <w:style w:type="paragraph" w:styleId="Titre2">
    <w:name w:val="heading 2"/>
    <w:basedOn w:val="Normal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Comments" Type="http://schemas.openxmlformats.org/officeDocument/2006/relationships/comments" Target="comments.xml"/><Relationship Id="rIdCommentsEx" Type="http://schemas.openxmlformats.org/officeDocument/2006/relationships/commentsExtended" Target="commentsExtended.xml"/><Relationship Id="rIdFootnotes" Type="http://schemas.openxmlformats.org/officeDocument/2006/relationships/footnotes" Target="foot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securite" TargetMode="External"/></Relationships>
</file>

<file path=docProps/core.xml><?xml version="1.0" encoding="utf-8"?>
<cp:coreProperties xmlns:cp="http://schemas.openxmlformats.org/package/2006/metadata/core-properties" xmlns:dc="http://purl.org/dc/elements/1.1/">
  <dc:title>Brief formation incendie</dc:title>
  <dc:creator>Agence Exemple</dc:creator>
</cp:coreProperties>
</file>